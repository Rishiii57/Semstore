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7D88" w:rsidR="007C0F78" w:rsidP="4AC21A90" w:rsidRDefault="007C0F78" w14:paraId="2DAAAE53" w14:textId="77777777">
      <w:pPr>
        <w:rPr>
          <w:rFonts w:eastAsia="Aptos"/>
          <w:b w:val="1"/>
          <w:bCs w:val="1"/>
          <w:color w:val="215E99" w:themeColor="text2" w:themeTint="BF"/>
        </w:rPr>
      </w:pPr>
      <w:r w:rsidR="007C0F78">
        <w:drawing>
          <wp:inline wp14:editId="43A1FE43" wp14:anchorId="3B6B24DF">
            <wp:extent cx="5591955" cy="752580"/>
            <wp:effectExtent l="0" t="0" r="8890" b="9525"/>
            <wp:docPr id="130242135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21350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21A90" w:rsidP="4AC21A90" w:rsidRDefault="4AC21A90" w14:paraId="25594388" w14:textId="1137E733">
      <w:pPr>
        <w:rPr>
          <w:rFonts w:eastAsia="Aptos"/>
          <w:b w:val="1"/>
          <w:bCs w:val="1"/>
          <w:color w:val="215E99" w:themeColor="text2" w:themeTint="BF" w:themeShade="FF"/>
        </w:rPr>
      </w:pPr>
    </w:p>
    <w:p w:rsidR="5CADE51B" w:rsidP="4AC21A90" w:rsidRDefault="5CADE51B" w14:paraId="26A3B850" w14:textId="654BC1AC">
      <w:pPr>
        <w:pStyle w:val="Normal"/>
      </w:pPr>
      <w:r w:rsidR="5CADE51B">
        <w:drawing>
          <wp:inline wp14:editId="04E3D355" wp14:anchorId="2FB39ACA">
            <wp:extent cx="5943600" cy="3248025"/>
            <wp:effectExtent l="0" t="0" r="0" b="0"/>
            <wp:docPr id="184811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112773" name="Picture 1848112773"/>
                    <pic:cNvPicPr/>
                  </pic:nvPicPr>
                  <pic:blipFill>
                    <a:blip xmlns:r="http://schemas.openxmlformats.org/officeDocument/2006/relationships" r:embed="rId312211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0"/>
        <w:gridCol w:w="165"/>
      </w:tblGrid>
      <w:tr w:rsidRPr="00EA00A8" w:rsidR="00EA00A8" w:rsidTr="4AC21A90" w14:paraId="67E34E3D" w14:textId="77777777">
        <w:trPr>
          <w:tblHeader/>
          <w:tblCellSpacing w:w="15" w:type="dxa"/>
        </w:trPr>
        <w:tc>
          <w:tcPr>
            <w:tcW w:w="10620" w:type="dxa"/>
            <w:tcMar/>
            <w:vAlign w:val="center"/>
            <w:hideMark/>
          </w:tcPr>
          <w:p w:rsidRPr="00EA00A8" w:rsidR="00EA00A8" w:rsidP="4AC21A90" w:rsidRDefault="00EA00A8" w14:paraId="25D7176B" w14:textId="63D6731F">
            <w:pPr>
              <w:pStyle w:val="Normal"/>
            </w:pPr>
          </w:p>
        </w:tc>
        <w:tc>
          <w:tcPr>
            <w:tcW w:w="165" w:type="dxa"/>
            <w:tcMar/>
            <w:vAlign w:val="center"/>
            <w:hideMark/>
          </w:tcPr>
          <w:p w:rsidRPr="00EA00A8" w:rsidR="00EA00A8" w:rsidP="00EA00A8" w:rsidRDefault="00EA00A8" w14:paraId="47AA35EB" w14:textId="476CF9A1">
            <w:pPr>
              <w:rPr>
                <w:b w:val="1"/>
                <w:bCs w:val="1"/>
                <w:noProof/>
                <w:color w:val="215E99" w:themeColor="text2" w:themeTint="BF"/>
                <w:lang w:val="en-IN"/>
              </w:rPr>
            </w:pPr>
          </w:p>
        </w:tc>
      </w:tr>
      <w:tr w:rsidRPr="00EA00A8" w:rsidR="00EA00A8" w:rsidTr="4AC21A90" w14:paraId="118D6BE9" w14:textId="77777777">
        <w:trPr>
          <w:tblCellSpacing w:w="15" w:type="dxa"/>
        </w:trPr>
        <w:tc>
          <w:tcPr>
            <w:tcW w:w="10620" w:type="dxa"/>
            <w:tcMar/>
            <w:vAlign w:val="center"/>
            <w:hideMark/>
          </w:tcPr>
          <w:p w:rsidRPr="00EA00A8" w:rsidR="00EA00A8" w:rsidP="00EA00A8" w:rsidRDefault="00EA00A8" w14:paraId="163D5A25" w14:textId="112A7369">
            <w:pPr>
              <w:rPr>
                <w:noProof/>
                <w:color w:val="215E99" w:themeColor="text2" w:themeTint="BF"/>
                <w:lang w:val="en-IN"/>
              </w:rPr>
            </w:pPr>
          </w:p>
        </w:tc>
        <w:tc>
          <w:tcPr>
            <w:tcW w:w="165" w:type="dxa"/>
            <w:tcMar/>
            <w:vAlign w:val="center"/>
            <w:hideMark/>
          </w:tcPr>
          <w:p w:rsidRPr="00EA00A8" w:rsidR="00EA00A8" w:rsidP="00EA00A8" w:rsidRDefault="00EA00A8" w14:paraId="4AB80B11" w14:textId="380891F1">
            <w:pPr>
              <w:rPr>
                <w:noProof/>
                <w:color w:val="215E99" w:themeColor="text2" w:themeTint="BF"/>
                <w:lang w:val="en-IN"/>
              </w:rPr>
            </w:pPr>
          </w:p>
        </w:tc>
      </w:tr>
      <w:tr w:rsidRPr="00EA00A8" w:rsidR="00EA00A8" w:rsidTr="4AC21A90" w14:paraId="46942768" w14:textId="77777777">
        <w:trPr>
          <w:tblCellSpacing w:w="15" w:type="dxa"/>
        </w:trPr>
        <w:tc>
          <w:tcPr>
            <w:tcW w:w="10620" w:type="dxa"/>
            <w:tcMar/>
            <w:vAlign w:val="center"/>
            <w:hideMark/>
          </w:tcPr>
          <w:p w:rsidRPr="00EA00A8" w:rsidR="00EA00A8" w:rsidP="00EA00A8" w:rsidRDefault="00EA00A8" w14:paraId="79719039" w14:textId="075F079A">
            <w:pPr>
              <w:rPr>
                <w:noProof/>
                <w:color w:val="215E99" w:themeColor="text2" w:themeTint="BF"/>
                <w:lang w:val="en-IN"/>
              </w:rPr>
            </w:pPr>
          </w:p>
        </w:tc>
        <w:tc>
          <w:tcPr>
            <w:tcW w:w="165" w:type="dxa"/>
            <w:tcMar/>
            <w:vAlign w:val="center"/>
            <w:hideMark/>
          </w:tcPr>
          <w:p w:rsidRPr="00EA00A8" w:rsidR="00EA00A8" w:rsidP="00EA00A8" w:rsidRDefault="00EA00A8" w14:paraId="14B6DEF5" w14:textId="36909F8E">
            <w:pPr>
              <w:rPr>
                <w:noProof/>
                <w:color w:val="215E99" w:themeColor="text2" w:themeTint="BF"/>
                <w:lang w:val="en-IN"/>
              </w:rPr>
            </w:pPr>
          </w:p>
        </w:tc>
      </w:tr>
      <w:tr w:rsidRPr="00EA00A8" w:rsidR="00EA00A8" w:rsidTr="4AC21A90" w14:paraId="2E8A840D" w14:textId="77777777">
        <w:trPr>
          <w:tblCellSpacing w:w="15" w:type="dxa"/>
        </w:trPr>
        <w:tc>
          <w:tcPr>
            <w:tcW w:w="10620" w:type="dxa"/>
            <w:tcMar/>
            <w:vAlign w:val="center"/>
            <w:hideMark/>
          </w:tcPr>
          <w:p w:rsidR="7161C168" w:rsidP="4AC21A90" w:rsidRDefault="7161C168" w14:paraId="52F833D4" w14:textId="4301F39A">
            <w:pPr>
              <w:pStyle w:val="Normal"/>
            </w:pPr>
            <w:r w:rsidR="7161C168">
              <w:drawing>
                <wp:inline wp14:editId="371DDF56" wp14:anchorId="13E54603">
                  <wp:extent cx="6204204" cy="3210948"/>
                  <wp:effectExtent l="0" t="0" r="0" b="0"/>
                  <wp:docPr id="1043293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329318" name="Picture 104329318"/>
                          <pic:cNvPicPr/>
                        </pic:nvPicPr>
                        <pic:blipFill>
                          <a:blip xmlns:r="http://schemas.openxmlformats.org/officeDocument/2006/relationships" r:embed="rId21110923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04204" cy="321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" w:type="dxa"/>
            <w:tcMar/>
            <w:vAlign w:val="center"/>
            <w:hideMark/>
          </w:tcPr>
          <w:p w:rsidR="4AC21A90" w:rsidP="4AC21A90" w:rsidRDefault="4AC21A90" w14:paraId="4BFEB540" w14:textId="49553B6C">
            <w:pPr>
              <w:rPr>
                <w:noProof/>
                <w:color w:val="215E99" w:themeColor="text2" w:themeTint="BF" w:themeShade="FF"/>
                <w:lang w:val="en-IN"/>
              </w:rPr>
            </w:pPr>
          </w:p>
        </w:tc>
      </w:tr>
      <w:tr w:rsidRPr="00EA00A8" w:rsidR="00EA00A8" w:rsidTr="4AC21A90" w14:paraId="5F76D249" w14:textId="77777777">
        <w:trPr>
          <w:tblCellSpacing w:w="15" w:type="dxa"/>
        </w:trPr>
        <w:tc>
          <w:tcPr>
            <w:tcW w:w="10620" w:type="dxa"/>
            <w:tcMar/>
            <w:vAlign w:val="center"/>
            <w:hideMark/>
          </w:tcPr>
          <w:p w:rsidRPr="00EA00A8" w:rsidR="00EA00A8" w:rsidP="4AC21A90" w:rsidRDefault="00EA00A8" w14:paraId="7E682EF6" w14:textId="617EAFD1">
            <w:pPr>
              <w:pStyle w:val="Normal"/>
            </w:pPr>
            <w:r w:rsidR="7A270EAA">
              <w:drawing>
                <wp:inline wp14:editId="1BB709F3" wp14:anchorId="16ED8558">
                  <wp:extent cx="6696075" cy="3371850"/>
                  <wp:effectExtent l="0" t="0" r="0" b="0"/>
                  <wp:docPr id="428459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845962" name="Picture 42845962"/>
                          <pic:cNvPicPr/>
                        </pic:nvPicPr>
                        <pic:blipFill>
                          <a:blip xmlns:r="http://schemas.openxmlformats.org/officeDocument/2006/relationships" r:embed="rId18414064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" w:type="dxa"/>
            <w:tcMar/>
            <w:vAlign w:val="center"/>
            <w:hideMark/>
          </w:tcPr>
          <w:p w:rsidRPr="00EA00A8" w:rsidR="00EA00A8" w:rsidP="00EA00A8" w:rsidRDefault="00EA00A8" w14:paraId="7DDE97E9" w14:textId="238EA274">
            <w:pPr>
              <w:rPr>
                <w:noProof/>
                <w:color w:val="215E99" w:themeColor="text2" w:themeTint="BF"/>
                <w:lang w:val="en-IN"/>
              </w:rPr>
            </w:pPr>
          </w:p>
        </w:tc>
      </w:tr>
    </w:tbl>
    <w:p w:rsidRPr="00B07D88" w:rsidR="00EA4FCD" w:rsidP="4AC21A90" w:rsidRDefault="00EA4FCD" w14:paraId="375D3D83" w14:textId="54673FC8">
      <w:pPr>
        <w:pStyle w:val="Normal"/>
      </w:pPr>
      <w:r w:rsidR="0B115442">
        <w:drawing>
          <wp:inline wp14:editId="417D049A" wp14:anchorId="615CE84C">
            <wp:extent cx="5943600" cy="3162300"/>
            <wp:effectExtent l="0" t="0" r="0" b="0"/>
            <wp:docPr id="2012488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488661" name="Picture 2012488661"/>
                    <pic:cNvPicPr/>
                  </pic:nvPicPr>
                  <pic:blipFill>
                    <a:blip xmlns:r="http://schemas.openxmlformats.org/officeDocument/2006/relationships" r:embed="rId1692707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15442" w:rsidP="4AC21A90" w:rsidRDefault="0B115442" w14:paraId="7A0CDD54" w14:textId="3E6E4FD7">
      <w:pPr>
        <w:pStyle w:val="Normal"/>
      </w:pPr>
      <w:r w:rsidR="0B115442">
        <w:drawing>
          <wp:inline wp14:editId="16C227F2" wp14:anchorId="53A06796">
            <wp:extent cx="5943600" cy="2695575"/>
            <wp:effectExtent l="0" t="0" r="0" b="0"/>
            <wp:docPr id="1306025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025474" name="Picture 1306025474"/>
                    <pic:cNvPicPr/>
                  </pic:nvPicPr>
                  <pic:blipFill>
                    <a:blip xmlns:r="http://schemas.openxmlformats.org/officeDocument/2006/relationships" r:embed="rId181743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F141C" w:rsidP="4AC21A90" w:rsidRDefault="7A3F141C" w14:paraId="53A39802" w14:textId="2BEA9EA6">
      <w:pPr>
        <w:pStyle w:val="Normal"/>
      </w:pPr>
      <w:r w:rsidR="7A3F141C">
        <w:drawing>
          <wp:inline wp14:editId="16682C11" wp14:anchorId="7D3B2438">
            <wp:extent cx="5801535" cy="581106"/>
            <wp:effectExtent l="0" t="0" r="0" b="0"/>
            <wp:docPr id="988715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715839" name="Picture 988715839"/>
                    <pic:cNvPicPr/>
                  </pic:nvPicPr>
                  <pic:blipFill>
                    <a:blip xmlns:r="http://schemas.openxmlformats.org/officeDocument/2006/relationships" r:embed="rId1198081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7D88" w:rsidR="00DB1CF7" w:rsidP="00422D17" w:rsidRDefault="00422D17" w14:paraId="4B41958C" w14:textId="0419CEB6">
      <w:pPr/>
    </w:p>
    <w:p w:rsidRPr="00B07D88" w:rsidR="00DB1CF7" w:rsidP="4AC21A90" w:rsidRDefault="00422D17" w14:paraId="2C078E63" w14:textId="04D86924">
      <w:pPr>
        <w:pStyle w:val="Normal"/>
        <w:rPr>
          <w:rFonts w:ascii="Aptos" w:hAnsi="Aptos" w:eastAsia="Aptos" w:cs="Aptos"/>
          <w:color w:val="215E99" w:themeColor="text2" w:themeTint="BF"/>
        </w:rPr>
      </w:pPr>
      <w:r w:rsidR="7A3F141C">
        <w:drawing>
          <wp:inline wp14:editId="1943FC05" wp14:anchorId="4D491BA7">
            <wp:extent cx="3076127" cy="3705604"/>
            <wp:effectExtent l="0" t="0" r="0" b="0"/>
            <wp:docPr id="1902075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523439" name="Picture 1124523439"/>
                    <pic:cNvPicPr/>
                  </pic:nvPicPr>
                  <pic:blipFill>
                    <a:blip xmlns:r="http://schemas.openxmlformats.org/officeDocument/2006/relationships" r:embed="rId1850914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6127" cy="37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88" w:rsidR="00B07D88">
        <w:rPr>
          <w:rFonts w:ascii="Aptos" w:hAnsi="Aptos" w:eastAsia="Aptos" w:cs="Aptos"/>
          <w:b/>
          <w:color w:val="215E99" w:themeColor="text2" w:themeTint="BF"/>
        </w:rPr>
        <w:br/>
      </w:r>
      <w:r w:rsidRPr="4AC21A90" w:rsidR="00B07D88">
        <w:rPr>
          <w:rFonts w:ascii="Aptos" w:hAnsi="Aptos" w:eastAsia="Aptos" w:cs="Aptos"/>
          <w:b w:val="1"/>
          <w:bCs w:val="1"/>
          <w:color w:val="215E99" w:themeColor="text2" w:themeTint="BF"/>
        </w:rPr>
        <w:t>Electrons move from high → low concentration</w:t>
      </w:r>
      <w:r w:rsidRPr="00B07D88" w:rsidR="00EA4FCD">
        <w:rPr>
          <w:rFonts w:ascii="Aptos" w:hAnsi="Aptos" w:eastAsia="Aptos" w:cs="Aptos"/>
          <w:b/>
          <w:color w:val="215E99" w:themeColor="text2" w:themeTint="BF"/>
        </w:rPr>
        <w:br/>
      </w:r>
      <w:r w:rsidRPr="00B07D88" w:rsidR="00EE11D0">
        <w:rPr>
          <w:rFonts w:ascii="Aptos" w:hAnsi="Aptos" w:eastAsia="Aptos" w:cs="Aptos"/>
          <w:b/>
          <w:color w:val="215E99" w:themeColor="text2" w:themeTint="BF"/>
        </w:rPr>
        <w:drawing>
          <wp:inline distT="0" distB="0" distL="0" distR="0" wp14:anchorId="49BD5B3D" wp14:editId="0061FE51">
            <wp:extent cx="5677692" cy="971686"/>
            <wp:effectExtent l="0" t="0" r="0" b="0"/>
            <wp:docPr id="31432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8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88" w:rsidR="00EA4FCD">
        <w:rPr>
          <w:rFonts w:ascii="Aptos" w:hAnsi="Aptos" w:eastAsia="Aptos" w:cs="Aptos"/>
          <w:b/>
          <w:color w:val="215E99" w:themeColor="text2" w:themeTint="BF"/>
        </w:rPr>
        <w:br/>
      </w:r>
    </w:p>
    <w:p w:rsidRPr="005E63D0" w:rsidR="005E63D0" w:rsidP="005E63D0" w:rsidRDefault="005E63D0" w14:paraId="62460760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Given:</w:t>
      </w:r>
    </w:p>
    <w:p w:rsidRPr="005E63D0" w:rsidR="005E63D0" w:rsidP="005E63D0" w:rsidRDefault="00A34A96" w14:paraId="3395DFD8" w14:textId="04C76101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n(x)=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p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(x)</m:t>
                  </m:r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kT</m:t>
                  </m:r>
                </m:den>
              </m:f>
            </m:sup>
          </m:sSup>
          <m:r>
            <m:rPr>
              <m:sty m:val="p"/>
            </m:rPr>
            <w:rPr>
              <w:rFonts w:ascii="Aptos" w:hAnsi="Aptos" w:eastAsia="Aptos" w:cs="Aptos"/>
              <w:color w:val="215E99" w:themeColor="text2" w:themeTint="BF"/>
              <w:lang w:val="en-IN"/>
            </w:rPr>
            <w:br/>
          </m:r>
        </m:oMath>
      </m:oMathPara>
    </w:p>
    <w:p w:rsidRPr="005E63D0" w:rsidR="005E63D0" w:rsidP="005E63D0" w:rsidRDefault="005E63D0" w14:paraId="17B91F83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 xml:space="preserve">Since equilibrium </w:t>
      </w:r>
      <w:r w:rsidRPr="005E63D0">
        <w:rPr>
          <w:rFonts w:ascii="Cambria Math" w:hAnsi="Cambria Math" w:eastAsia="Aptos" w:cs="Cambria Math"/>
          <w:color w:val="215E99" w:themeColor="text2" w:themeTint="BF"/>
          <w:lang w:val="en-IN"/>
        </w:rPr>
        <w:t>⇒</w:t>
      </w:r>
      <w:r w:rsidRPr="005E63D0">
        <w:rPr>
          <w:rFonts w:ascii="Aptos" w:hAnsi="Aptos" w:eastAsia="Aptos" w:cs="Aptos"/>
          <w:color w:val="215E99" w:themeColor="text2" w:themeTint="BF"/>
          <w:lang w:val="en-IN"/>
        </w:rPr>
        <w:t xml:space="preserve"> </w:t>
      </w:r>
      <w:r w:rsidRPr="005E63D0">
        <w:rPr>
          <w:rFonts w:ascii="Aptos" w:hAnsi="Aptos" w:eastAsia="Aptos" w:cs="Aptos"/>
          <w:b/>
          <w:bCs/>
          <w:color w:val="215E99" w:themeColor="text2" w:themeTint="BF"/>
          <w:lang w:val="en-IN"/>
        </w:rPr>
        <w:t>no net current</w:t>
      </w:r>
      <w:r w:rsidRPr="005E63D0">
        <w:rPr>
          <w:rFonts w:ascii="Aptos" w:hAnsi="Aptos" w:eastAsia="Aptos" w:cs="Aptos"/>
          <w:color w:val="215E99" w:themeColor="text2" w:themeTint="BF"/>
          <w:lang w:val="en-IN"/>
        </w:rPr>
        <w:t>:</w:t>
      </w:r>
    </w:p>
    <w:p w:rsidRPr="005E63D0" w:rsidR="005E63D0" w:rsidP="005E63D0" w:rsidRDefault="00A34A96" w14:paraId="33FAA75A" w14:textId="2BD47F23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J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=0</m:t>
          </m:r>
          <m:r>
            <w:rPr>
              <w:rFonts w:ascii="Aptos" w:hAnsi="Aptos" w:eastAsia="Aptos" w:cs="Aptos"/>
              <w:color w:val="215E99" w:themeColor="text2" w:themeTint="BF"/>
              <w:lang w:val="en-IN"/>
            </w:rPr>
            <w:br/>
          </m:r>
        </m:oMath>
      </m:oMathPara>
    </w:p>
    <w:p w:rsidRPr="005E63D0" w:rsidR="005E63D0" w:rsidP="005E63D0" w:rsidRDefault="005E63D0" w14:paraId="31F2FB77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Total electron current:</w:t>
      </w:r>
    </w:p>
    <w:p w:rsidRPr="00B07D88" w:rsidR="005E63D0" w:rsidP="005E63D0" w:rsidRDefault="00A34A96" w14:paraId="4DE4EADA" w14:textId="1D683A02">
      <w:pPr>
        <w:rPr>
          <w:del w:author="Microsoft Word" w:date="2026-02-12T11:22:00Z" w16du:dateUtc="2026-02-12T05:52:00Z" w:id="0"/>
          <w:rFonts w:ascii="Aptos" w:hAnsi="Aptos" w:eastAsia="Aptos" w:cs="Aptos"/>
          <w:color w:val="215E99" w:themeColor="text2" w:themeTint="BF"/>
          <w:lang w:val="en-IN"/>
        </w:rPr>
      </w:pPr>
      <m:oMathPara>
        <m:oMath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J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=qn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μ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E+q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dn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m:rPr>
              <m:sty m:val="p"/>
            </m:rPr>
            <w:rPr>
              <w:rFonts w:ascii="Aptos" w:hAnsi="Aptos" w:eastAsia="Aptos" w:cs="Aptos"/>
              <w:color w:val="215E99" w:themeColor="text2" w:themeTint="BF"/>
              <w:lang w:val="en-IN"/>
            </w:rPr>
            <w:br/>
          </m:r>
        </m:oMath>
        <m:oMath>
          <m:r>
            <w:rPr>
              <w:rFonts w:ascii="Aptos" w:hAnsi="Aptos" w:eastAsia="Aptos" w:cs="Aptos"/>
              <w:color w:val="215E99" w:themeColor="text2" w:themeTint="BF"/>
              <w:lang w:val="en-IN"/>
            </w:rPr>
            <w:br/>
          </m:r>
        </m:oMath>
      </m:oMathPara>
    </w:p>
    <w:p w:rsidRPr="005E63D0" w:rsidR="005E63D0" w:rsidP="005E63D0" w:rsidRDefault="00A34A96" w14:paraId="0469B21E" w14:textId="09F2F3EC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n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μ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E+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dn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=0</m:t>
          </m:r>
        </m:oMath>
      </m:oMathPara>
    </w:p>
    <w:p w:rsidRPr="005E63D0" w:rsidR="005E63D0" w:rsidP="005E63D0" w:rsidRDefault="005E63D0" w14:paraId="4B669DF6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Electric field is related to conduction band:</w:t>
      </w:r>
    </w:p>
    <w:p w:rsidRPr="005E63D0" w:rsidR="005E63D0" w:rsidP="005E63D0" w:rsidRDefault="00A34A96" w14:paraId="3AC6BA10" w14:textId="41A9CEF6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E=-</m:t>
          </m:r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1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q</m:t>
              </m:r>
            </m:den>
          </m:f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  <m:sSub>
                <m:sSub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m:rPr>
              <m:sty m:val="p"/>
            </m:rPr>
            <w:rPr>
              <w:rFonts w:ascii="Aptos" w:hAnsi="Aptos" w:eastAsia="Aptos" w:cs="Aptos"/>
              <w:color w:val="215E99" w:themeColor="text2" w:themeTint="BF"/>
              <w:lang w:val="en-IN"/>
            </w:rPr>
            <w:br/>
          </m:r>
        </m:oMath>
      </m:oMathPara>
    </w:p>
    <w:p w:rsidRPr="005E63D0" w:rsidR="005E63D0" w:rsidP="005E63D0" w:rsidRDefault="005E63D0" w14:paraId="74DCCD87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Substitute:</w:t>
      </w:r>
    </w:p>
    <w:p w:rsidRPr="005E63D0" w:rsidR="005E63D0" w:rsidP="005E63D0" w:rsidRDefault="00A34A96" w14:paraId="55C5AC74" w14:textId="40508001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n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μ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d>
            <m:dPr>
              <m:sepChr m:val="−"/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d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 xml:space="preserve"> </m:t>
              </m:r>
            </m:e>
            <m:e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q</m:t>
                  </m:r>
                </m:den>
              </m:f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dx</m:t>
                  </m:r>
                </m:den>
              </m:f>
            </m:e>
          </m:d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+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dn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=0</m:t>
          </m:r>
          <m:r>
            <w:rPr>
              <w:rFonts w:ascii="Aptos" w:hAnsi="Aptos" w:eastAsia="Aptos" w:cs="Aptos"/>
              <w:color w:val="215E99" w:themeColor="text2" w:themeTint="BF"/>
              <w:lang w:val="en-IN"/>
            </w:rPr>
            <w:br/>
          </m:r>
        </m:oMath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-</m:t>
          </m:r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μ</m:t>
                  </m:r>
                </m:e>
                <m: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n</m:t>
                  </m:r>
                </m:sub>
              </m:s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q</m:t>
              </m:r>
            </m:den>
          </m:f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  <m:sSub>
                <m:sSub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+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dn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=0</m:t>
          </m:r>
        </m:oMath>
      </m:oMathPara>
    </w:p>
    <w:p w:rsidRPr="005E63D0" w:rsidR="005E63D0" w:rsidP="005E63D0" w:rsidRDefault="005E63D0" w14:paraId="0D8A7095" w14:textId="4197CBD0">
      <w:pPr>
        <w:rPr>
          <w:rFonts w:ascii="Aptos" w:hAnsi="Aptos" w:eastAsia="Aptos" w:cs="Aptos"/>
          <w:b/>
          <w:bCs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b/>
          <w:bCs/>
          <w:color w:val="215E99" w:themeColor="text2" w:themeTint="BF"/>
          <w:lang w:val="en-IN"/>
        </w:rPr>
        <w:t xml:space="preserve">Differentiate </w:t>
      </w:r>
      <m:oMath>
        <m:r>
          <m:rPr>
            <m:sty m:val="bi"/>
          </m:rPr>
          <w:rPr>
            <w:rFonts w:ascii="Cambria Math" w:hAnsi="Cambria Math" w:eastAsia="Aptos" w:cs="Aptos"/>
            <w:color w:val="215E99" w:themeColor="text2" w:themeTint="BF"/>
            <w:lang w:val="en-IN"/>
          </w:rPr>
          <m:t>n(x)</m:t>
        </m:r>
      </m:oMath>
    </w:p>
    <w:p w:rsidRPr="005E63D0" w:rsidR="005E63D0" w:rsidP="005E63D0" w:rsidRDefault="00A34A96" w14:paraId="130DCDA3" w14:textId="3AD2B402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n=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p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kT</m:t>
                  </m:r>
                </m:den>
              </m:f>
            </m:sup>
          </m:sSup>
        </m:oMath>
      </m:oMathPara>
    </w:p>
    <w:p w:rsidRPr="005E63D0" w:rsidR="005E63D0" w:rsidP="005E63D0" w:rsidRDefault="005E63D0" w14:paraId="1396A0F6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Take derivative:</w:t>
      </w:r>
    </w:p>
    <w:p w:rsidRPr="005E63D0" w:rsidR="005E63D0" w:rsidP="005E63D0" w:rsidRDefault="00A34A96" w14:paraId="4F48053D" w14:textId="6B4B6C0B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dn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=n</m:t>
          </m:r>
          <m:d>
            <m:dPr>
              <m:sepChr m:val="−"/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d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kT</m:t>
                  </m:r>
                </m:den>
              </m:f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dx</m:t>
                  </m:r>
                </m:den>
              </m:f>
            </m:e>
          </m:d>
        </m:oMath>
      </m:oMathPara>
    </w:p>
    <w:p w:rsidRPr="005E63D0" w:rsidR="005E63D0" w:rsidP="005E63D0" w:rsidRDefault="005E63D0" w14:paraId="18FDE7BA" w14:textId="501157A7">
      <w:pPr>
        <w:rPr>
          <w:rFonts w:ascii="Aptos" w:hAnsi="Aptos" w:eastAsia="Aptos" w:cs="Aptos"/>
          <w:b/>
          <w:bCs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b/>
          <w:bCs/>
          <w:color w:val="215E99" w:themeColor="text2" w:themeTint="BF"/>
          <w:lang w:val="en-IN"/>
        </w:rPr>
        <w:t>Substitute into current equation</w:t>
      </w:r>
    </w:p>
    <w:p w:rsidRPr="005E63D0" w:rsidR="005E63D0" w:rsidP="005E63D0" w:rsidRDefault="00A34A96" w14:paraId="5FAF99FE" w14:textId="73128876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-</m:t>
          </m:r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μ</m:t>
                  </m:r>
                </m:e>
                <m: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n</m:t>
                  </m:r>
                </m:sub>
              </m:s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q</m:t>
              </m:r>
            </m:den>
          </m:f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  <m:sSub>
                <m:sSub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+</m:t>
          </m:r>
          <m:sSub>
            <m:sSub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sSub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</m:t>
              </m:r>
            </m:e>
            <m:sub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dPr>
            <m:e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</m:t>
              </m:r>
              <m:d>
                <m:dPr>
                  <m:sepChr m:val="−"/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kT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eastAsia="Aptos" w:cs="Aptos"/>
                              <w:color w:val="215E99" w:themeColor="text2" w:themeTint="BF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Aptos" w:cs="Aptos"/>
                              <w:color w:val="215E99" w:themeColor="text2" w:themeTint="BF"/>
                              <w:lang w:val="en-IN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eastAsia="Aptos" w:cs="Aptos"/>
                              <w:color w:val="215E99" w:themeColor="text2" w:themeTint="BF"/>
                              <w:lang w:val="en-IN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dx</m:t>
                      </m:r>
                    </m:den>
                  </m:f>
                </m:e>
              </m:d>
            </m:e>
          </m:d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=0</m:t>
          </m:r>
        </m:oMath>
      </m:oMathPara>
    </w:p>
    <w:p w:rsidRPr="005E63D0" w:rsidR="005E63D0" w:rsidP="005E63D0" w:rsidRDefault="005E63D0" w14:paraId="6EB393CA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Factor:</w:t>
      </w:r>
    </w:p>
    <w:p w:rsidRPr="005E63D0" w:rsidR="005E63D0" w:rsidP="005E63D0" w:rsidRDefault="00A34A96" w14:paraId="7A39A983" w14:textId="09F0B9BF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-</m:t>
          </m:r>
          <m:f>
            <m:f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fPr>
            <m:num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nd</m:t>
              </m:r>
              <m:sSub>
                <m:sSub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dx</m:t>
              </m:r>
            </m:den>
          </m:f>
          <m:d>
            <m:dPr>
              <m:sepChr m:val="+"/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q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kT</m:t>
                  </m:r>
                </m:den>
              </m:f>
            </m:e>
          </m:d>
          <m:r>
            <w:rPr>
              <w:rFonts w:ascii="Cambria Math" w:hAnsi="Cambria Math" w:eastAsia="Aptos" w:cs="Aptos"/>
              <w:color w:val="215E99" w:themeColor="text2" w:themeTint="BF"/>
              <w:lang w:val="en-IN"/>
            </w:rPr>
            <m:t>=0</m:t>
          </m:r>
        </m:oMath>
      </m:oMathPara>
    </w:p>
    <w:p w:rsidRPr="005E63D0" w:rsidR="005E63D0" w:rsidP="005E63D0" w:rsidRDefault="005E63D0" w14:paraId="651BA5DE" w14:textId="6B662F71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For non-trivial solution:</w:t>
      </w:r>
    </w:p>
    <w:p w:rsidRPr="005E63D0" w:rsidR="005E63D0" w:rsidP="005E63D0" w:rsidRDefault="00A34A96" w14:paraId="3BA02BA6" w14:textId="4CC8D7BA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=</m:t>
              </m:r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kT</m:t>
                  </m:r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q</m:t>
                  </m:r>
                </m:den>
              </m:f>
            </m:e>
          </m:borderBox>
        </m:oMath>
      </m:oMathPara>
    </w:p>
    <w:p w:rsidRPr="005E63D0" w:rsidR="005E63D0" w:rsidP="005E63D0" w:rsidRDefault="005E63D0" w14:paraId="0AB759BF" w14:textId="77777777">
      <w:pPr>
        <w:rPr>
          <w:rFonts w:ascii="Aptos" w:hAnsi="Aptos" w:eastAsia="Aptos" w:cs="Aptos"/>
          <w:color w:val="215E99" w:themeColor="text2" w:themeTint="BF"/>
          <w:lang w:val="en-IN"/>
        </w:rPr>
      </w:pPr>
      <w:r w:rsidRPr="005E63D0">
        <w:rPr>
          <w:rFonts w:ascii="Aptos" w:hAnsi="Aptos" w:eastAsia="Aptos" w:cs="Aptos"/>
          <w:color w:val="215E99" w:themeColor="text2" w:themeTint="BF"/>
          <w:lang w:val="en-IN"/>
        </w:rPr>
        <w:t>Similarly for holes:</w:t>
      </w:r>
    </w:p>
    <w:p w:rsidRPr="00B07D88" w:rsidR="005E63D0" w:rsidP="00EA4FCD" w:rsidRDefault="00A34A96" w14:paraId="0A0D3316" w14:textId="218A96DA">
      <w:pPr>
        <w:rPr>
          <w:rFonts w:ascii="Aptos" w:hAnsi="Aptos" w:eastAsia="Aptos" w:cs="Aptos"/>
          <w:color w:val="215E99" w:themeColor="text2" w:themeTint="BF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eastAsia="Aptos" w:cs="Aptos"/>
                          <w:color w:val="215E99" w:themeColor="text2" w:themeTint="BF"/>
                          <w:lang w:val="en-IN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 w:eastAsia="Aptos" w:cs="Aptos"/>
                  <w:color w:val="215E99" w:themeColor="text2" w:themeTint="BF"/>
                  <w:lang w:val="en-IN"/>
                </w:rPr>
                <m:t>=</m:t>
              </m:r>
              <m:f>
                <m:fPr>
                  <m:ctrlP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kT</m:t>
                  </m:r>
                </m:num>
                <m:den>
                  <m:r>
                    <w:rPr>
                      <w:rFonts w:ascii="Cambria Math" w:hAnsi="Cambria Math" w:eastAsia="Aptos" w:cs="Aptos"/>
                      <w:color w:val="215E99" w:themeColor="text2" w:themeTint="BF"/>
                      <w:lang w:val="en-IN"/>
                    </w:rPr>
                    <m:t>q</m:t>
                  </m:r>
                </m:den>
              </m:f>
            </m:e>
          </m:borderBox>
          <m:r>
            <m:rPr>
              <m:sty m:val="p"/>
            </m:rPr>
            <w:rPr>
              <w:rFonts w:ascii="Aptos" w:hAnsi="Aptos" w:eastAsia="Aptos" w:cs="Aptos"/>
              <w:color w:val="215E99" w:themeColor="text2" w:themeTint="BF"/>
              <w:lang w:val="en-IN"/>
            </w:rPr>
            <w:br/>
          </m:r>
        </m:oMath>
      </m:oMathPara>
    </w:p>
    <w:sectPr w:rsidRPr="00B07D88" w:rsidR="005E63D0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7effcb60ff642a4"/>
      <w:footerReference w:type="default" r:id="Rc638c12b9d2446f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C21A90" w:rsidTr="4AC21A90" w14:paraId="6AEC763F">
      <w:trPr>
        <w:trHeight w:val="300"/>
      </w:trPr>
      <w:tc>
        <w:tcPr>
          <w:tcW w:w="3120" w:type="dxa"/>
          <w:tcMar/>
        </w:tcPr>
        <w:p w:rsidR="4AC21A90" w:rsidP="4AC21A90" w:rsidRDefault="4AC21A90" w14:paraId="6E40F492" w14:textId="04FCD1F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C21A90" w:rsidP="4AC21A90" w:rsidRDefault="4AC21A90" w14:paraId="2B04CA66" w14:textId="3B817AD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C21A90" w:rsidP="4AC21A90" w:rsidRDefault="4AC21A90" w14:paraId="51EE2D5F" w14:textId="7679F1E5">
          <w:pPr>
            <w:pStyle w:val="Header"/>
            <w:bidi w:val="0"/>
            <w:ind w:right="-115"/>
            <w:jc w:val="right"/>
          </w:pPr>
        </w:p>
      </w:tc>
    </w:tr>
  </w:tbl>
  <w:p w:rsidR="4AC21A90" w:rsidP="4AC21A90" w:rsidRDefault="4AC21A90" w14:paraId="560B38EE" w14:textId="0C1A1C5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C21A90" w:rsidTr="4AC21A90" w14:paraId="4584100A">
      <w:trPr>
        <w:trHeight w:val="300"/>
      </w:trPr>
      <w:tc>
        <w:tcPr>
          <w:tcW w:w="3120" w:type="dxa"/>
          <w:tcMar/>
        </w:tcPr>
        <w:p w:rsidR="4AC21A90" w:rsidP="4AC21A90" w:rsidRDefault="4AC21A90" w14:paraId="52F2F44F" w14:textId="123F152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C21A90" w:rsidP="4AC21A90" w:rsidRDefault="4AC21A90" w14:paraId="767D7A46" w14:textId="6139D59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C21A90" w:rsidP="4AC21A90" w:rsidRDefault="4AC21A90" w14:paraId="2FE17072" w14:textId="011F132D">
          <w:pPr>
            <w:pStyle w:val="Header"/>
            <w:bidi w:val="0"/>
            <w:ind w:right="-115"/>
            <w:jc w:val="right"/>
          </w:pPr>
        </w:p>
      </w:tc>
    </w:tr>
  </w:tbl>
  <w:p w:rsidR="4AC21A90" w:rsidP="4AC21A90" w:rsidRDefault="4AC21A90" w14:paraId="49217B9A" w14:textId="456CA93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6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63C7B9"/>
    <w:rsid w:val="0000675B"/>
    <w:rsid w:val="00030BDC"/>
    <w:rsid w:val="000354A7"/>
    <w:rsid w:val="000F3D8E"/>
    <w:rsid w:val="00215EC3"/>
    <w:rsid w:val="002A5889"/>
    <w:rsid w:val="00350847"/>
    <w:rsid w:val="00397666"/>
    <w:rsid w:val="003D4FE7"/>
    <w:rsid w:val="00422D17"/>
    <w:rsid w:val="005C376F"/>
    <w:rsid w:val="005E63D0"/>
    <w:rsid w:val="007075D9"/>
    <w:rsid w:val="007C0F78"/>
    <w:rsid w:val="00815149"/>
    <w:rsid w:val="0099068E"/>
    <w:rsid w:val="00A34A96"/>
    <w:rsid w:val="00A46DCB"/>
    <w:rsid w:val="00B07D88"/>
    <w:rsid w:val="00D31760"/>
    <w:rsid w:val="00DB1CF7"/>
    <w:rsid w:val="00DD1F3F"/>
    <w:rsid w:val="00E532EA"/>
    <w:rsid w:val="00EA00A8"/>
    <w:rsid w:val="00EA4FCD"/>
    <w:rsid w:val="00EE11D0"/>
    <w:rsid w:val="00FC574D"/>
    <w:rsid w:val="08E9FDF6"/>
    <w:rsid w:val="0B115442"/>
    <w:rsid w:val="0FB4F4B6"/>
    <w:rsid w:val="16357B10"/>
    <w:rsid w:val="1A63C7B9"/>
    <w:rsid w:val="1C30C24F"/>
    <w:rsid w:val="1E9890BB"/>
    <w:rsid w:val="1F5C19C8"/>
    <w:rsid w:val="25D89F36"/>
    <w:rsid w:val="2C424223"/>
    <w:rsid w:val="40415161"/>
    <w:rsid w:val="446220C9"/>
    <w:rsid w:val="45F8635C"/>
    <w:rsid w:val="4687AEC7"/>
    <w:rsid w:val="4AC21A90"/>
    <w:rsid w:val="4B2582B1"/>
    <w:rsid w:val="4EC6A339"/>
    <w:rsid w:val="52B73A61"/>
    <w:rsid w:val="54CBF6DC"/>
    <w:rsid w:val="5971354A"/>
    <w:rsid w:val="5CADE51B"/>
    <w:rsid w:val="6DC42963"/>
    <w:rsid w:val="700BCF96"/>
    <w:rsid w:val="70CEC89B"/>
    <w:rsid w:val="7161C168"/>
    <w:rsid w:val="7A270EAA"/>
    <w:rsid w:val="7A3F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C7B9"/>
  <w15:chartTrackingRefBased/>
  <w15:docId w15:val="{CD2B7AB3-A1A4-4608-9A37-9C1EB12915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A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semiHidden/>
    <w:rsid w:val="00EA00A8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422D17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D31760"/>
    <w:rPr>
      <w:color w:val="666666"/>
    </w:rPr>
  </w:style>
  <w:style w:type="character" w:styleId="Hyperlink">
    <w:uiPriority w:val="99"/>
    <w:name w:val="Hyperlink"/>
    <w:basedOn w:val="DefaultParagraphFont"/>
    <w:unhideWhenUsed/>
    <w:rsid w:val="4AC21A90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AC21A9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C21A9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numbering" Target="numbering.xml" Id="rId4" /><Relationship Type="http://schemas.openxmlformats.org/officeDocument/2006/relationships/image" Target="/media/image9.png" Id="rId312211775" /><Relationship Type="http://schemas.openxmlformats.org/officeDocument/2006/relationships/image" Target="/media/imagea.png" Id="rId2111092389" /><Relationship Type="http://schemas.openxmlformats.org/officeDocument/2006/relationships/image" Target="/media/imageb.png" Id="rId1841406490" /><Relationship Type="http://schemas.openxmlformats.org/officeDocument/2006/relationships/image" Target="/media/imagec.png" Id="rId1692707047" /><Relationship Type="http://schemas.openxmlformats.org/officeDocument/2006/relationships/image" Target="/media/imaged.png" Id="rId181743644" /><Relationship Type="http://schemas.openxmlformats.org/officeDocument/2006/relationships/image" Target="/media/imagee.png" Id="rId1198081137" /><Relationship Type="http://schemas.openxmlformats.org/officeDocument/2006/relationships/image" Target="/media/imagef.png" Id="rId1850914664" /><Relationship Type="http://schemas.openxmlformats.org/officeDocument/2006/relationships/header" Target="header.xml" Id="R57effcb60ff642a4" /><Relationship Type="http://schemas.openxmlformats.org/officeDocument/2006/relationships/footer" Target="footer.xml" Id="Rc638c12b9d2446f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AD175674A6AD419C6A89B9B039B2D5" ma:contentTypeVersion="3" ma:contentTypeDescription="Create a new document." ma:contentTypeScope="" ma:versionID="c9b0bdd224bb7caaf47c1999921ff9eb">
  <xsd:schema xmlns:xsd="http://www.w3.org/2001/XMLSchema" xmlns:xs="http://www.w3.org/2001/XMLSchema" xmlns:p="http://schemas.microsoft.com/office/2006/metadata/properties" xmlns:ns2="0c157f58-9131-4f5a-9d3b-bc24be9bda62" targetNamespace="http://schemas.microsoft.com/office/2006/metadata/properties" ma:root="true" ma:fieldsID="319db8706832d2ec87ffef07e106e762" ns2:_="">
    <xsd:import namespace="0c157f58-9131-4f5a-9d3b-bc24be9bda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57f58-9131-4f5a-9d3b-bc24be9bda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197628-A9FC-4B19-ADF9-186F1000D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57f58-9131-4f5a-9d3b-bc24be9bda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7B5DB1-5976-4821-AC80-A6FF591F52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1662D0-F105-407F-9D10-C4CA33EE9C8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 Pandey 24210038</dc:creator>
  <keywords/>
  <dc:description/>
  <lastModifiedBy>Ahwas Altaf Zargar 24310004</lastModifiedBy>
  <revision>25</revision>
  <dcterms:created xsi:type="dcterms:W3CDTF">2026-02-12T05:17:00.0000000Z</dcterms:created>
  <dcterms:modified xsi:type="dcterms:W3CDTF">2026-02-12T11:20:01.1596030Z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0x010100AEAD175674A6AD419C6A89B9B039B2D5</vt:lpwstr>
  </property>
  <property fmtid="{D5CDD505-2E9C-101B-9397-08002B2CF9AE}" pid="3" name="GrammarlyDocumentId">
    <vt:lpwstr>258d6920-248a-4ec2-9b72-2a04df8299c4</vt:lpwstr>
  </property>
</Properties>
</file>